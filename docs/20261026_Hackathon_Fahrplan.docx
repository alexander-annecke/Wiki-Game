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Hackathon</w:t>
        <w:tab/>
        <w:tab/>
        <w:tab/>
        <w:tab/>
        <w:tab/>
        <w:tab/>
        <w:tab/>
        <w:tab/>
        <w:tab/>
        <w:tab/>
        <w:t xml:space="preserve">26.10.2026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Walksthrow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Spieleanleitung über das Spiel anzeigen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Spielkategien anzeigen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Spielkategorie auswählen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Spiel starten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Satz aus Artikel abrufen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Eindeutige Hinweise unkenntlich machen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input anforden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ob identisch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Weiter fragen, bis Check richtig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Spiel auswerten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Ergebnis anzeigen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Abfrage ob weitergespielt werden möchte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Testeintrag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id w:val="1658913687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rtl w:val="0"/>
        </w:rPr>
        <w:t xml:space="preserve">def show_instructions():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"""Displays the game instructions.""" </w:t>
      </w:r>
    </w:p>
    <w:p w:rsidR="00000000" w:rsidDel="00000000" w:rsidP="00000000" w:rsidRDefault="00000000" w:rsidRPr="00000000" w14:paraId="0000001A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1B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show_categories(): 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"""Displays the available game categories.""" </w:t>
      </w:r>
    </w:p>
    <w:p w:rsidR="00000000" w:rsidDel="00000000" w:rsidP="00000000" w:rsidRDefault="00000000" w:rsidRPr="00000000" w14:paraId="0000001E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1F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select_category(): </w:t>
      </w:r>
    </w:p>
    <w:p w:rsidR="00000000" w:rsidDel="00000000" w:rsidP="00000000" w:rsidRDefault="00000000" w:rsidRPr="00000000" w14:paraId="0000002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"""Allows the player to select a game category / Asks for user input to choose a category (dasselbe evtl. für Sprache).""" </w:t>
      </w:r>
    </w:p>
    <w:p w:rsidR="00000000" w:rsidDel="00000000" w:rsidP="00000000" w:rsidRDefault="00000000" w:rsidRPr="00000000" w14:paraId="00000022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23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start_game():</w:t>
      </w:r>
    </w:p>
    <w:p w:rsidR="00000000" w:rsidDel="00000000" w:rsidP="00000000" w:rsidRDefault="00000000" w:rsidRPr="00000000" w14:paraId="0000002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"""Starts a round of the game.""" </w:t>
      </w:r>
    </w:p>
    <w:p w:rsidR="00000000" w:rsidDel="00000000" w:rsidP="00000000" w:rsidRDefault="00000000" w:rsidRPr="00000000" w14:paraId="00000026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27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id w:val="-894702070"/>
        <w:tag w:val="goog_rdk_4"/>
      </w:sdtPr>
      <w:sdtContent>
        <w:p w:rsidR="00000000" w:rsidDel="00000000" w:rsidP="00000000" w:rsidRDefault="00000000" w:rsidRPr="00000000" w14:paraId="00000028">
          <w:pPr>
            <w:rPr>
              <w:ins w:author="Reka Zayzon" w:id="0" w:date="2026-10-26T12:08:23Z"/>
              <w:rFonts w:ascii="Arial" w:cs="Arial" w:eastAsia="Arial" w:hAnsi="Arial"/>
              <w:rPrChange w:author="Reka Zayzon" w:id="1" w:date="2026-10-26T12:08:23Z">
                <w:rPr>
                  <w:rFonts w:ascii="Arial" w:cs="Arial" w:eastAsia="Arial" w:hAnsi="Arial"/>
                </w:rPr>
              </w:rPrChange>
            </w:rPr>
          </w:pPr>
          <w:sdt>
            <w:sdtPr>
              <w:id w:val="-1592502117"/>
              <w:tag w:val="goog_rdk_2"/>
            </w:sdtPr>
            <w:sdtContent>
              <w:ins w:author="Reka Zayzon" w:id="0" w:date="2026-10-26T12:08:23Z"/>
              <w:sdt>
                <w:sdtPr>
                  <w:id w:val="-2036082031"/>
                  <w:tag w:val="goog_rdk_3"/>
                </w:sdtPr>
                <w:sdtContent>
                  <w:ins w:author="Reka Zayzon" w:id="0" w:date="2026-10-26T12:08:23Z"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  <w:rPrChange w:author="Reka Zayzon" w:id="1" w:date="2026-10-26T12:08:23Z">
                          <w:rPr>
                            <w:rFonts w:ascii="Arial" w:cs="Arial" w:eastAsia="Arial" w:hAnsi="Arial"/>
                          </w:rPr>
                        </w:rPrChange>
                      </w:rPr>
                      <w:t xml:space="preserve">def get_name(wiki_article):</w:t>
                    </w:r>
                  </w:ins>
                </w:sdtContent>
              </w:sdt>
              <w:ins w:author="Reka Zayzon" w:id="0" w:date="2026-10-26T12:08:23Z"/>
            </w:sdtContent>
          </w:sdt>
        </w:p>
      </w:sdtContent>
    </w:sdt>
    <w:sdt>
      <w:sdtPr>
        <w:id w:val="808297917"/>
        <w:tag w:val="goog_rdk_7"/>
      </w:sdtPr>
      <w:sdtContent>
        <w:p w:rsidR="00000000" w:rsidDel="00000000" w:rsidP="00000000" w:rsidRDefault="00000000" w:rsidRPr="00000000" w14:paraId="00000029">
          <w:pPr>
            <w:rPr>
              <w:ins w:author="Reka Zayzon" w:id="0" w:date="2026-10-26T12:08:23Z"/>
              <w:rFonts w:ascii="Arial" w:cs="Arial" w:eastAsia="Arial" w:hAnsi="Arial"/>
              <w:rPrChange w:author="Reka Zayzon" w:id="1" w:date="2026-10-26T12:08:23Z">
                <w:rPr>
                  <w:rFonts w:ascii="Arial" w:cs="Arial" w:eastAsia="Arial" w:hAnsi="Arial"/>
                </w:rPr>
              </w:rPrChange>
            </w:rPr>
          </w:pPr>
          <w:sdt>
            <w:sdtPr>
              <w:id w:val="-232015937"/>
              <w:tag w:val="goog_rdk_5"/>
            </w:sdtPr>
            <w:sdtContent>
              <w:ins w:author="Reka Zayzon" w:id="0" w:date="2026-10-26T12:08:23Z"/>
              <w:sdt>
                <w:sdtPr>
                  <w:id w:val="759143075"/>
                  <w:tag w:val="goog_rdk_6"/>
                </w:sdtPr>
                <w:sdtContent>
                  <w:ins w:author="Reka Zayzon" w:id="0" w:date="2026-10-26T12:08:23Z"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  <w:rPrChange w:author="Reka Zayzon" w:id="1" w:date="2026-10-26T12:08:23Z">
                          <w:rPr>
                            <w:rFonts w:ascii="Arial" w:cs="Arial" w:eastAsia="Arial" w:hAnsi="Arial"/>
                          </w:rPr>
                        </w:rPrChange>
                      </w:rPr>
                      <w:t xml:space="preserve">“””Retrieves the capital city (Title?) of a Wikipedia article (random as among the EU member states) to be guessed (correct answer.)”””</w:t>
                    </w:r>
                  </w:ins>
                </w:sdtContent>
              </w:sdt>
              <w:ins w:author="Reka Zayzon" w:id="0" w:date="2026-10-26T12:08:23Z"/>
            </w:sdtContent>
          </w:sdt>
        </w:p>
      </w:sdtContent>
    </w:sdt>
    <w:sdt>
      <w:sdtPr>
        <w:id w:val="-1875568042"/>
        <w:tag w:val="goog_rdk_12"/>
      </w:sdtPr>
      <w:sdtContent>
        <w:p w:rsidR="00000000" w:rsidDel="00000000" w:rsidP="00000000" w:rsidRDefault="00000000" w:rsidRPr="00000000" w14:paraId="0000002A">
          <w:pPr>
            <w:ind w:firstLine="720"/>
            <w:rPr>
              <w:ins w:author="Reka Zayzon" w:id="0" w:date="2026-10-26T12:08:23Z"/>
              <w:rFonts w:ascii="Arial" w:cs="Arial" w:eastAsia="Arial" w:hAnsi="Arial"/>
              <w:rPrChange w:author="Reka Zayzon" w:id="1" w:date="2026-10-26T12:08:23Z">
                <w:rPr>
                  <w:rFonts w:ascii="Arial" w:cs="Arial" w:eastAsia="Arial" w:hAnsi="Arial"/>
                </w:rPr>
              </w:rPrChange>
            </w:rPr>
          </w:pPr>
          <w:sdt>
            <w:sdtPr>
              <w:id w:val="1968292785"/>
              <w:tag w:val="goog_rdk_8"/>
            </w:sdtPr>
            <w:sdtContent>
              <w:ins w:author="Reka Zayzon" w:id="0" w:date="2026-10-26T12:08:23Z"/>
              <w:sdt>
                <w:sdtPr>
                  <w:id w:val="-1516460311"/>
                  <w:tag w:val="goog_rdk_9"/>
                </w:sdtPr>
                <w:sdtContent>
                  <w:ins w:author="Reka Zayzon" w:id="0" w:date="2026-10-26T12:08:23Z"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  <w:rPrChange w:author="Reka Zayzon" w:id="1" w:date="2026-10-26T12:08:23Z">
                          <w:rPr>
                            <w:rFonts w:ascii="Arial" w:cs="Arial" w:eastAsia="Arial" w:hAnsi="Arial"/>
                          </w:rPr>
                        </w:rPrChange>
                      </w:rPr>
                      <w:t xml:space="preserve">correct </w:t>
                    </w:r>
                  </w:ins>
                </w:sdtContent>
              </w:sdt>
              <w:ins w:author="Reka Zayzon" w:id="0" w:date="2026-10-26T12:08:23Z">
                <w:sdt>
                  <w:sdtPr>
                    <w:id w:val="106904243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  <w:rPrChange w:author="Reka Zayzon" w:id="1" w:date="2026-10-26T12:08:23Z">
                          <w:rPr>
                            <w:rFonts w:ascii="Arial" w:cs="Arial" w:eastAsia="Arial" w:hAnsi="Arial"/>
                          </w:rPr>
                        </w:rPrChange>
                      </w:rPr>
                      <w:t xml:space="preserve">answer=get_name(wiki_article)</w:t>
                    </w:r>
                  </w:sdtContent>
                </w:sdt>
                <w:sdt>
                  <w:sdtPr>
                    <w:id w:val="-1402801236"/>
                    <w:tag w:val="goog_rdk_11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ins>
            </w:sdtContent>
          </w:sdt>
        </w:p>
      </w:sdtContent>
    </w:sdt>
    <w:sdt>
      <w:sdtPr>
        <w:id w:val="13612284"/>
        <w:tag w:val="goog_rdk_15"/>
      </w:sdtPr>
      <w:sdtContent>
        <w:p w:rsidR="00000000" w:rsidDel="00000000" w:rsidP="00000000" w:rsidRDefault="00000000" w:rsidRPr="00000000" w14:paraId="0000002B">
          <w:pPr>
            <w:rPr>
              <w:ins w:author="Reka Zayzon" w:id="0" w:date="2026-10-26T12:08:23Z"/>
              <w:rFonts w:ascii="Arial" w:cs="Arial" w:eastAsia="Arial" w:hAnsi="Arial"/>
              <w:rPrChange w:author="Reka Zayzon" w:id="1" w:date="2026-10-26T12:08:23Z">
                <w:rPr>
                  <w:rFonts w:ascii="Arial" w:cs="Arial" w:eastAsia="Arial" w:hAnsi="Arial"/>
                </w:rPr>
              </w:rPrChange>
            </w:rPr>
          </w:pPr>
          <w:sdt>
            <w:sdtPr>
              <w:id w:val="-2050467927"/>
              <w:tag w:val="goog_rdk_13"/>
            </w:sdtPr>
            <w:sdtContent>
              <w:ins w:author="Reka Zayzon" w:id="0" w:date="2026-10-26T12:08:23Z"/>
              <w:sdt>
                <w:sdtPr>
                  <w:id w:val="-1491600806"/>
                  <w:tag w:val="goog_rdk_14"/>
                </w:sdtPr>
                <w:sdtContent>
                  <w:ins w:author="Reka Zayzon" w:id="0" w:date="2026-10-26T12:08:23Z"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  <w:rPrChange w:author="Reka Zayzon" w:id="1" w:date="2026-10-26T12:08:23Z">
                          <w:rPr>
                            <w:rFonts w:ascii="Arial" w:cs="Arial" w:eastAsia="Arial" w:hAnsi="Arial"/>
                          </w:rPr>
                        </w:rPrChange>
                      </w:rPr>
                      <w:tab/>
                      <w:t xml:space="preserve">return correct_answer</w:t>
                    </w:r>
                  </w:ins>
                </w:sdtContent>
              </w:sdt>
              <w:ins w:author="Reka Zayzon" w:id="0" w:date="2026-10-26T12:08:23Z"/>
            </w:sdtContent>
          </w:sdt>
        </w:p>
      </w:sdtContent>
    </w:sdt>
    <w:sdt>
      <w:sdtPr>
        <w:id w:val="-1356761604"/>
        <w:tag w:val="goog_rdk_18"/>
      </w:sdtPr>
      <w:sdtContent>
        <w:p w:rsidR="00000000" w:rsidDel="00000000" w:rsidP="00000000" w:rsidRDefault="00000000" w:rsidRPr="00000000" w14:paraId="0000002C">
          <w:pPr>
            <w:rPr>
              <w:rFonts w:ascii="Arial" w:cs="Arial" w:eastAsia="Arial" w:hAnsi="Arial"/>
            </w:rPr>
            <w:pPrChange w:author="Reka Zayzon" w:id="0" w:date="2026-10-26T12:08:23Z">
              <w:pPr>
                <w:ind w:left="0" w:firstLine="0"/>
              </w:pPr>
            </w:pPrChange>
          </w:pPr>
          <w:sdt>
            <w:sdtPr>
              <w:id w:val="-294050782"/>
              <w:tag w:val="goog_rdk_16"/>
            </w:sdtPr>
            <w:sdtContent>
              <w:ins w:author="Reka Zayzon" w:id="0" w:date="2026-10-26T12:08:23Z"/>
              <w:sdt>
                <w:sdtPr>
                  <w:id w:val="2027225146"/>
                  <w:tag w:val="goog_rdk_17"/>
                </w:sdtPr>
                <w:sdtContent>
                  <w:ins w:author="Reka Zayzon" w:id="0" w:date="2026-10-26T12:08:23Z"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  <w:rPrChange w:author="Reka Zayzon" w:id="1" w:date="2026-10-26T12:08:23Z">
                          <w:rPr>
                            <w:rFonts w:ascii="Arial" w:cs="Arial" w:eastAsia="Arial" w:hAnsi="Arial"/>
                          </w:rPr>
                        </w:rPrChange>
                      </w:rPr>
                      <w:tab/>
                      <w:t xml:space="preserve">pass</w:t>
                    </w:r>
                  </w:ins>
                </w:sdtContent>
              </w:sdt>
              <w:ins w:author="Reka Zayzon" w:id="0" w:date="2026-10-26T12:08:23Z"/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2D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get_random_sentence(category): </w:t>
      </w:r>
    </w:p>
    <w:p w:rsidR="00000000" w:rsidDel="00000000" w:rsidP="00000000" w:rsidRDefault="00000000" w:rsidRPr="00000000" w14:paraId="0000002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"""Returns a random sentence from an article.""" </w:t>
      </w:r>
    </w:p>
    <w:p w:rsidR="00000000" w:rsidDel="00000000" w:rsidP="00000000" w:rsidRDefault="00000000" w:rsidRPr="00000000" w14:paraId="00000030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3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hide_hints(sentence): </w:t>
      </w:r>
    </w:p>
    <w:p w:rsidR="00000000" w:rsidDel="00000000" w:rsidP="00000000" w:rsidRDefault="00000000" w:rsidRPr="00000000" w14:paraId="0000003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"""Masks identifying clues in the sentence.""" </w:t>
      </w:r>
    </w:p>
    <w:p w:rsidR="00000000" w:rsidDel="00000000" w:rsidP="00000000" w:rsidRDefault="00000000" w:rsidRPr="00000000" w14:paraId="00000034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3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get_user_input(): </w:t>
      </w:r>
    </w:p>
    <w:p w:rsidR="00000000" w:rsidDel="00000000" w:rsidP="00000000" w:rsidRDefault="00000000" w:rsidRPr="00000000" w14:paraId="0000003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"""Asks the player to enter an answer.""" </w:t>
      </w:r>
    </w:p>
    <w:p w:rsidR="00000000" w:rsidDel="00000000" w:rsidP="00000000" w:rsidRDefault="00000000" w:rsidRPr="00000000" w14:paraId="00000038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3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check_answer(user_input, correct_answer): </w:t>
      </w:r>
    </w:p>
    <w:p w:rsidR="00000000" w:rsidDel="00000000" w:rsidP="00000000" w:rsidRDefault="00000000" w:rsidRPr="00000000" w14:paraId="0000003B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"""Checks the player's answer.""" </w:t>
      </w:r>
    </w:p>
    <w:p w:rsidR="00000000" w:rsidDel="00000000" w:rsidP="00000000" w:rsidRDefault="00000000" w:rsidRPr="00000000" w14:paraId="0000003C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3D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evaluate_game(): </w:t>
      </w:r>
    </w:p>
    <w:p w:rsidR="00000000" w:rsidDel="00000000" w:rsidP="00000000" w:rsidRDefault="00000000" w:rsidRPr="00000000" w14:paraId="0000003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"""Evaluates the game result.""" </w:t>
      </w:r>
    </w:p>
    <w:p w:rsidR="00000000" w:rsidDel="00000000" w:rsidP="00000000" w:rsidRDefault="00000000" w:rsidRPr="00000000" w14:paraId="00000040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4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ask_to_continue(): </w:t>
      </w:r>
    </w:p>
    <w:p w:rsidR="00000000" w:rsidDel="00000000" w:rsidP="00000000" w:rsidRDefault="00000000" w:rsidRPr="00000000" w14:paraId="0000004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"""Asks whether the player wants to continue playing.""" </w:t>
      </w:r>
    </w:p>
    <w:p w:rsidR="00000000" w:rsidDel="00000000" w:rsidP="00000000" w:rsidRDefault="00000000" w:rsidRPr="00000000" w14:paraId="00000044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</w:t>
      </w:r>
    </w:p>
    <w:p w:rsidR="00000000" w:rsidDel="00000000" w:rsidP="00000000" w:rsidRDefault="00000000" w:rsidRPr="00000000" w14:paraId="0000004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main(): </w:t>
      </w:r>
    </w:p>
    <w:p w:rsidR="00000000" w:rsidDel="00000000" w:rsidP="00000000" w:rsidRDefault="00000000" w:rsidRPr="00000000" w14:paraId="0000004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"""Controls the main game flow.""" </w:t>
      </w:r>
    </w:p>
    <w:p w:rsidR="00000000" w:rsidDel="00000000" w:rsidP="00000000" w:rsidRDefault="00000000" w:rsidRPr="00000000" w14:paraId="0000004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print("Welcome to Wiki-Game!") </w:t>
      </w:r>
    </w:p>
    <w:p w:rsidR="00000000" w:rsidDel="00000000" w:rsidP="00000000" w:rsidRDefault="00000000" w:rsidRPr="00000000" w14:paraId="0000004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The game flow will be implemented here later. </w:t>
      </w:r>
    </w:p>
    <w:p w:rsidR="00000000" w:rsidDel="00000000" w:rsidP="00000000" w:rsidRDefault="00000000" w:rsidRPr="00000000" w14:paraId="0000004B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== "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": main()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ka Zayzon" w:id="0" w:date="2026-10-26T11:58:33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 könnten zwi sprachversionen (EN / DE ) anbieten, habe mir geradde die deutsche wikiseite angeguckt: https://de.wikipedia.org/wiki/Liste_der_Mitgliedstaaten_der_Europ%C3%A4ischen_Union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Axel Adelmann reacted with 👍 at 10/26/2026, 2:58 PM UTC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d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D95DC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D95DC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D95DC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D95DC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D95DC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D95DC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D95DC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D95DCF"/>
    <w:rPr>
      <w:rFonts w:cstheme="majorBidi" w:eastAsiaTheme="majorEastAsia"/>
      <w:color w:val="2f5496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D95DCF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D95DCF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D95DCF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D95DCF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D95D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D95DC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D95DC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D95DCF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D95DCF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D95DCF"/>
    <w:rPr>
      <w:i w:val="1"/>
      <w:iCs w:val="1"/>
      <w:color w:val="2f5496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D95DC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D95DCF"/>
    <w:rPr>
      <w:i w:val="1"/>
      <w:iCs w:val="1"/>
      <w:color w:val="2f5496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D95DC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/uB6nQgw+Od+YeFfeRWXaOg8RQ==">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2026-10-26T10:31:00Z</dcterms:created>
  <dc:creator>Axel Adelmann</dc:creator>
</cp:coreProperties>
</file>